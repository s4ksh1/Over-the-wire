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3CC35" w14:textId="4F638605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046280">
        <w:rPr>
          <w:rFonts w:ascii="Elephant" w:hAnsi="Elephant"/>
          <w:sz w:val="48"/>
          <w:szCs w:val="48"/>
          <w:u w:val="single"/>
          <w:lang w:val="en-US"/>
        </w:rPr>
        <w:t>25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046280">
        <w:rPr>
          <w:rFonts w:ascii="Elephant" w:hAnsi="Elephant"/>
          <w:sz w:val="48"/>
          <w:szCs w:val="48"/>
          <w:u w:val="single"/>
          <w:lang w:val="en-US"/>
        </w:rPr>
        <w:t>26</w:t>
      </w:r>
    </w:p>
    <w:p w14:paraId="6B4C4BDC" w14:textId="1F32915D" w:rsidR="008E0210" w:rsidRPr="00F624FA" w:rsidRDefault="00897D0F" w:rsidP="0077144F">
      <w:pPr>
        <w:rPr>
          <w:rFonts w:ascii="Arial" w:hAnsi="Arial" w:cs="Arial"/>
          <w:sz w:val="24"/>
          <w:szCs w:val="24"/>
          <w:lang w:val="en-US"/>
        </w:rPr>
      </w:pPr>
      <w:r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 goal of the level is to </w:t>
      </w:r>
      <w:r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 in to bandit26 </w:t>
      </w:r>
      <w:r w:rsidR="00F624FA"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>but t</w:t>
      </w:r>
      <w:r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>he shell for user bandit26 is not </w:t>
      </w:r>
      <w:r w:rsidRPr="00F624F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/bin/bash</w:t>
      </w:r>
      <w:r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but something else. </w:t>
      </w:r>
      <w:r w:rsidR="00F624FA"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>We need to f</w:t>
      </w:r>
      <w:r w:rsidRPr="00F624FA">
        <w:rPr>
          <w:rFonts w:ascii="Arial" w:hAnsi="Arial" w:cs="Arial"/>
          <w:color w:val="000000"/>
          <w:sz w:val="24"/>
          <w:szCs w:val="24"/>
          <w:shd w:val="clear" w:color="auto" w:fill="FFFFFF"/>
        </w:rPr>
        <w:t>ind out what it is, how it works and how to break out of it.</w:t>
      </w:r>
    </w:p>
    <w:p w14:paraId="6A519F68" w14:textId="418EBB8E" w:rsidR="001631A0" w:rsidRDefault="00F624FA" w:rsidP="00F624F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Steps to follow:</w:t>
      </w:r>
    </w:p>
    <w:p w14:paraId="1BBE117A" w14:textId="348370DC" w:rsidR="00F624FA" w:rsidRDefault="00F624FA" w:rsidP="00F624F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Firstly, check what is in the directory in which currently we are of user bandit25.</w:t>
      </w:r>
    </w:p>
    <w:p w14:paraId="2CA05912" w14:textId="381980E9" w:rsidR="00F624FA" w:rsidRPr="00F624FA" w:rsidRDefault="00F624FA" w:rsidP="00F624F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There is a </w:t>
      </w:r>
      <w:r w:rsidRPr="00F624FA">
        <w:rPr>
          <w:rFonts w:ascii="Arial" w:hAnsi="Arial" w:cs="Arial"/>
          <w:b/>
          <w:bCs/>
          <w:sz w:val="24"/>
          <w:szCs w:val="24"/>
          <w:lang w:val="en-US"/>
        </w:rPr>
        <w:t>bandit26.sshkey</w:t>
      </w:r>
      <w:r>
        <w:rPr>
          <w:rFonts w:ascii="Arial" w:hAnsi="Arial" w:cs="Arial"/>
          <w:sz w:val="24"/>
          <w:szCs w:val="24"/>
          <w:lang w:val="en-US"/>
        </w:rPr>
        <w:t>, RSA key for logging into bandit26.We will use this RSA key to log into bandit26.</w:t>
      </w:r>
    </w:p>
    <w:p w14:paraId="62960591" w14:textId="6D302649" w:rsidR="00046280" w:rsidRDefault="00046280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0FA2D6" wp14:editId="3E7AE378">
            <wp:extent cx="5308600" cy="3397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26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92" b="12165"/>
                    <a:stretch/>
                  </pic:blipFill>
                  <pic:spPr bwMode="auto">
                    <a:xfrm>
                      <a:off x="0" y="0"/>
                      <a:ext cx="530860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C2D7" w14:textId="4325C125" w:rsidR="00046280" w:rsidRDefault="00046280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6F7DDD" wp14:editId="661420BE">
            <wp:extent cx="545465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26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82" b="12822"/>
                    <a:stretch/>
                  </pic:blipFill>
                  <pic:spPr bwMode="auto">
                    <a:xfrm>
                      <a:off x="0" y="0"/>
                      <a:ext cx="54546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A44D" w14:textId="5C778859" w:rsidR="00046280" w:rsidRPr="00F624FA" w:rsidRDefault="00F624FA" w:rsidP="00F624FA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OOPS!!!!!! As soon as we try to connect to bandit26, </w:t>
      </w:r>
      <w:r w:rsidRPr="00F624FA">
        <w:rPr>
          <w:rFonts w:ascii="Arial" w:hAnsi="Arial" w:cs="Arial"/>
          <w:b/>
          <w:bCs/>
          <w:noProof/>
          <w:sz w:val="24"/>
          <w:szCs w:val="24"/>
          <w:lang w:val="en-US"/>
        </w:rPr>
        <w:t>Connection to localhost is closed.</w:t>
      </w:r>
    </w:p>
    <w:p w14:paraId="05F45D9C" w14:textId="24009031" w:rsidR="00652499" w:rsidRDefault="00046280" w:rsidP="00AF2B1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F48F01" wp14:editId="3BBEDBBC">
            <wp:extent cx="56007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26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44" b="12822"/>
                    <a:stretch/>
                  </pic:blipFill>
                  <pic:spPr bwMode="auto">
                    <a:xfrm>
                      <a:off x="0" y="0"/>
                      <a:ext cx="56007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79EC" w14:textId="4C786BE5" w:rsidR="00F624FA" w:rsidRDefault="00F624FA" w:rsidP="00F624F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will check for the reason in the </w:t>
      </w:r>
      <w:r w:rsidR="00747D7D" w:rsidRPr="00747D7D">
        <w:rPr>
          <w:rFonts w:ascii="Arial" w:hAnsi="Arial" w:cs="Arial"/>
          <w:b/>
          <w:bCs/>
          <w:sz w:val="24"/>
          <w:szCs w:val="24"/>
          <w:lang w:val="en-US"/>
        </w:rPr>
        <w:t>/etc/passwd</w:t>
      </w:r>
      <w:r w:rsidR="00747D7D">
        <w:rPr>
          <w:rFonts w:ascii="Arial" w:hAnsi="Arial" w:cs="Arial"/>
          <w:sz w:val="24"/>
          <w:szCs w:val="24"/>
          <w:lang w:val="en-US"/>
        </w:rPr>
        <w:t xml:space="preserve"> file where the information for each user and shell is available.</w:t>
      </w:r>
    </w:p>
    <w:p w14:paraId="42D018B7" w14:textId="673AAADE" w:rsidR="00747D7D" w:rsidRPr="00F624FA" w:rsidRDefault="00747D7D" w:rsidP="00F624F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shell for user bandit26 is </w:t>
      </w:r>
      <w:r w:rsidRPr="00747D7D">
        <w:rPr>
          <w:rFonts w:ascii="Arial" w:hAnsi="Arial" w:cs="Arial"/>
          <w:b/>
          <w:bCs/>
          <w:sz w:val="24"/>
          <w:szCs w:val="24"/>
          <w:lang w:val="en-US"/>
        </w:rPr>
        <w:t>/usr/bin</w:t>
      </w:r>
      <w:r>
        <w:rPr>
          <w:rFonts w:ascii="Arial" w:hAnsi="Arial" w:cs="Arial"/>
          <w:sz w:val="24"/>
          <w:szCs w:val="24"/>
          <w:lang w:val="en-US"/>
        </w:rPr>
        <w:t xml:space="preserve"> and further information is present in </w:t>
      </w:r>
      <w:r w:rsidRPr="00747D7D">
        <w:rPr>
          <w:rFonts w:ascii="Arial" w:hAnsi="Arial" w:cs="Arial"/>
          <w:b/>
          <w:bCs/>
          <w:sz w:val="24"/>
          <w:szCs w:val="24"/>
          <w:lang w:val="en-US"/>
        </w:rPr>
        <w:t>showtext</w:t>
      </w:r>
      <w:r>
        <w:rPr>
          <w:rFonts w:ascii="Arial" w:hAnsi="Arial" w:cs="Arial"/>
          <w:sz w:val="24"/>
          <w:szCs w:val="24"/>
          <w:lang w:val="en-US"/>
        </w:rPr>
        <w:t xml:space="preserve"> file. So, we will cat this file.</w:t>
      </w:r>
    </w:p>
    <w:p w14:paraId="0E2C814A" w14:textId="4849F469" w:rsidR="00046280" w:rsidRDefault="00046280" w:rsidP="00AF2B1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B66BAE" wp14:editId="3182BCFC">
            <wp:extent cx="5270500" cy="3898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26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67" b="10359"/>
                    <a:stretch/>
                  </pic:blipFill>
                  <pic:spPr bwMode="auto">
                    <a:xfrm>
                      <a:off x="0" y="0"/>
                      <a:ext cx="527050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7655" w14:textId="7F98E9FB" w:rsidR="00046280" w:rsidRPr="000E0F70" w:rsidRDefault="00747D7D" w:rsidP="000E0F70">
      <w:pPr>
        <w:pStyle w:val="ListParagraph"/>
        <w:numPr>
          <w:ilvl w:val="0"/>
          <w:numId w:val="3"/>
        </w:numPr>
        <w:rPr>
          <w:ins w:id="0" w:author="Sakshi Aggarwal" w:date="2020-05-22T18:35:00Z"/>
          <w:rFonts w:ascii="Arial" w:hAnsi="Arial" w:cs="Arial"/>
          <w:noProof/>
          <w:sz w:val="24"/>
          <w:szCs w:val="24"/>
          <w:lang w:val="en-US"/>
          <w:rPrChange w:id="1" w:author="Sakshi Aggarwal" w:date="2020-05-22T18:35:00Z">
            <w:rPr>
              <w:ins w:id="2" w:author="Sakshi Aggarwal" w:date="2020-05-22T18:35:00Z"/>
              <w:rFonts w:ascii="Arial" w:hAnsi="Arial" w:cs="Arial"/>
              <w:sz w:val="24"/>
              <w:szCs w:val="24"/>
              <w:shd w:val="clear" w:color="auto" w:fill="FFFFFF"/>
            </w:rPr>
          </w:rPrChange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The script </w:t>
      </w:r>
      <w:r w:rsidR="001507B9">
        <w:rPr>
          <w:rFonts w:ascii="Arial" w:hAnsi="Arial" w:cs="Arial"/>
          <w:noProof/>
          <w:sz w:val="24"/>
          <w:szCs w:val="24"/>
          <w:lang w:val="en-US"/>
        </w:rPr>
        <w:t xml:space="preserve">runs more command on </w:t>
      </w:r>
      <w:r w:rsidR="001507B9" w:rsidRPr="000E0F70">
        <w:rPr>
          <w:rFonts w:ascii="Arial" w:hAnsi="Arial" w:cs="Arial"/>
          <w:noProof/>
          <w:sz w:val="24"/>
          <w:szCs w:val="24"/>
          <w:lang w:val="en-US"/>
        </w:rPr>
        <w:t>tex</w:t>
      </w:r>
      <w:ins w:id="3" w:author="Sakshi Aggarwal" w:date="2020-05-22T18:31:00Z">
        <w:r w:rsidR="001507B9" w:rsidRPr="000E0F70">
          <w:rPr>
            <w:rFonts w:ascii="Arial" w:hAnsi="Arial" w:cs="Arial"/>
            <w:noProof/>
            <w:sz w:val="24"/>
            <w:szCs w:val="24"/>
            <w:lang w:val="en-US"/>
          </w:rPr>
          <w:t>t.txt fil</w:t>
        </w:r>
      </w:ins>
      <w:ins w:id="4" w:author="Sakshi Aggarwal" w:date="2020-05-22T18:32:00Z">
        <w:r w:rsidR="000E0F70">
          <w:rPr>
            <w:rFonts w:ascii="Arial" w:hAnsi="Arial" w:cs="Arial"/>
            <w:noProof/>
            <w:sz w:val="24"/>
            <w:szCs w:val="24"/>
            <w:lang w:val="en-US"/>
          </w:rPr>
          <w:t>e</w:t>
        </w:r>
      </w:ins>
      <w:ins w:id="5" w:author="Sakshi Aggarwal" w:date="2020-05-22T18:33:00Z">
        <w:r w:rsidR="000E0F70" w:rsidRPr="000E0F70">
          <w:rPr>
            <w:rFonts w:ascii="Arial" w:hAnsi="Arial" w:cs="Arial"/>
            <w:noProof/>
            <w:sz w:val="24"/>
            <w:szCs w:val="24"/>
            <w:lang w:val="en-US"/>
            <w:rPrChange w:id="6" w:author="Sakshi Aggarwal" w:date="2020-05-22T18:33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 xml:space="preserve">. </w:t>
        </w:r>
        <w:r w:rsidR="000E0F70" w:rsidRPr="000E0F70">
          <w:rPr>
            <w:rStyle w:val="Strong"/>
            <w:rFonts w:ascii="Arial" w:hAnsi="Arial" w:cs="Arial"/>
            <w:sz w:val="24"/>
            <w:szCs w:val="24"/>
            <w:bdr w:val="none" w:sz="0" w:space="0" w:color="auto" w:frame="1"/>
            <w:shd w:val="clear" w:color="auto" w:fill="FFFFFF"/>
            <w:rPrChange w:id="7" w:author="Sakshi Aggarwal" w:date="2020-05-22T18:33:00Z">
              <w:rPr>
                <w:rStyle w:val="Strong"/>
                <w:rFonts w:ascii="Arial" w:hAnsi="Arial" w:cs="Arial"/>
                <w:bdr w:val="none" w:sz="0" w:space="0" w:color="auto" w:frame="1"/>
                <w:shd w:val="clear" w:color="auto" w:fill="FFFFFF"/>
              </w:rPr>
            </w:rPrChange>
          </w:rPr>
          <w:t>more</w:t>
        </w:r>
        <w:r w:rsidR="000E0F70" w:rsidRPr="000E0F70">
          <w:rPr>
            <w:rFonts w:ascii="Arial" w:hAnsi="Arial" w:cs="Arial"/>
            <w:sz w:val="24"/>
            <w:szCs w:val="24"/>
            <w:shd w:val="clear" w:color="auto" w:fill="FFFFFF"/>
            <w:rPrChange w:id="8" w:author="Sakshi Aggarwal" w:date="2020-05-22T18:33:00Z">
              <w:rPr>
                <w:rFonts w:ascii="Arial" w:hAnsi="Arial" w:cs="Arial"/>
                <w:shd w:val="clear" w:color="auto" w:fill="FFFFFF"/>
              </w:rPr>
            </w:rPrChange>
          </w:rPr>
          <w:t> command is used to view the text files in the command prompt, displaying one screen at a time in case the file is large (For example log files).</w:t>
        </w:r>
        <w:r w:rsidR="000E0F70" w:rsidRPr="000E0F70">
          <w:rPr>
            <w:rFonts w:ascii="Arial" w:hAnsi="Arial" w:cs="Arial"/>
            <w:sz w:val="24"/>
            <w:szCs w:val="24"/>
            <w:shd w:val="clear" w:color="auto" w:fill="FFFFFF"/>
            <w:rPrChange w:id="9" w:author="Sakshi Aggarwal" w:date="2020-05-22T18:33:00Z">
              <w:rPr>
                <w:rFonts w:ascii="Arial" w:hAnsi="Arial" w:cs="Arial"/>
                <w:shd w:val="clear" w:color="auto" w:fill="FFFFFF"/>
              </w:rPr>
            </w:rPrChange>
          </w:rPr>
          <w:t xml:space="preserve"> </w:t>
        </w:r>
      </w:ins>
    </w:p>
    <w:p w14:paraId="28554B9B" w14:textId="094B8967" w:rsidR="000E0F70" w:rsidRPr="000E0F70" w:rsidRDefault="000E0F70" w:rsidP="000E0F70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  <w:rPrChange w:id="10" w:author="Sakshi Aggarwal" w:date="2020-05-22T18:33:00Z">
            <w:rPr>
              <w:rFonts w:ascii="Arial" w:hAnsi="Arial" w:cs="Arial"/>
              <w:noProof/>
              <w:sz w:val="24"/>
              <w:szCs w:val="24"/>
              <w:lang w:val="en-US"/>
            </w:rPr>
          </w:rPrChange>
        </w:rPr>
      </w:pPr>
      <w:ins w:id="11" w:author="Sakshi Aggarwal" w:date="2020-05-22T18:35:00Z">
        <w:r>
          <w:rPr>
            <w:rFonts w:ascii="Arial" w:hAnsi="Arial" w:cs="Arial"/>
            <w:sz w:val="24"/>
            <w:szCs w:val="24"/>
            <w:shd w:val="clear" w:color="auto" w:fill="FFFFFF"/>
          </w:rPr>
          <w:t>Hence, we need to minimize the terminal size as much as possible to enter in more.</w:t>
        </w:r>
      </w:ins>
      <w:ins w:id="12" w:author="Sakshi Aggarwal" w:date="2020-05-22T18:55:00Z">
        <w:r w:rsidR="007C3E4F">
          <w:rPr>
            <w:rFonts w:ascii="Arial" w:hAnsi="Arial" w:cs="Arial"/>
            <w:sz w:val="24"/>
            <w:szCs w:val="24"/>
            <w:shd w:val="clear" w:color="auto" w:fill="FFFFFF"/>
          </w:rPr>
          <w:t xml:space="preserve"> Now, if we try to connect to the bandit26 using RSA key we can easily do it.</w:t>
        </w:r>
      </w:ins>
    </w:p>
    <w:p w14:paraId="13C8A2CF" w14:textId="22044C51" w:rsidR="000E0F70" w:rsidRDefault="00046280" w:rsidP="007C3E4F">
      <w:pPr>
        <w:jc w:val="center"/>
        <w:rPr>
          <w:rFonts w:ascii="Arial" w:hAnsi="Arial" w:cs="Arial"/>
          <w:sz w:val="24"/>
          <w:szCs w:val="24"/>
          <w:lang w:val="en-US"/>
        </w:rPr>
        <w:pPrChange w:id="13" w:author="Sakshi Aggarwal" w:date="2020-05-22T18:55:00Z">
          <w:pPr>
            <w:jc w:val="center"/>
          </w:pPr>
        </w:pPrChange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A7EDD8" wp14:editId="333891D6">
            <wp:extent cx="6223000" cy="1543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26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14283" r="19454" b="58136"/>
                    <a:stretch/>
                  </pic:blipFill>
                  <pic:spPr bwMode="auto">
                    <a:xfrm>
                      <a:off x="0" y="0"/>
                      <a:ext cx="6232197" cy="154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4772" w14:textId="17CD24FA" w:rsidR="008E0210" w:rsidRDefault="00046280" w:rsidP="00046280">
      <w:pPr>
        <w:jc w:val="center"/>
        <w:rPr>
          <w:ins w:id="14" w:author="Sakshi Aggarwal" w:date="2020-05-22T18:35:00Z"/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6F732E" wp14:editId="74DA76FE">
            <wp:extent cx="6216650" cy="122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26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15925" r="20788" b="65523"/>
                    <a:stretch/>
                  </pic:blipFill>
                  <pic:spPr bwMode="auto">
                    <a:xfrm>
                      <a:off x="0" y="0"/>
                      <a:ext cx="62166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03947" w14:textId="226C4616" w:rsidR="000E0F70" w:rsidRPr="000E0F70" w:rsidRDefault="000E0F70" w:rsidP="000E0F70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  <w:rPrChange w:id="15" w:author="Sakshi Aggarwal" w:date="2020-05-22T18:35:00Z">
            <w:rPr>
              <w:noProof/>
              <w:lang w:val="en-US"/>
            </w:rPr>
          </w:rPrChange>
        </w:rPr>
        <w:pPrChange w:id="16" w:author="Sakshi Aggarwal" w:date="2020-05-22T18:35:00Z">
          <w:pPr>
            <w:jc w:val="center"/>
          </w:pPr>
        </w:pPrChange>
      </w:pPr>
      <w:ins w:id="17" w:author="Sakshi Aggarwal" w:date="2020-05-22T18:35:00Z">
        <w:r>
          <w:rPr>
            <w:rFonts w:ascii="Arial" w:hAnsi="Arial" w:cs="Arial"/>
            <w:noProof/>
            <w:sz w:val="24"/>
            <w:szCs w:val="24"/>
            <w:lang w:val="en-US"/>
          </w:rPr>
          <w:t>A</w:t>
        </w:r>
      </w:ins>
      <w:ins w:id="18" w:author="Sakshi Aggarwal" w:date="2020-05-22T18:36:00Z"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fter it, hit </w:t>
        </w:r>
        <w:r w:rsidRPr="00465C3F">
          <w:rPr>
            <w:rFonts w:ascii="Arial" w:hAnsi="Arial" w:cs="Arial"/>
            <w:b/>
            <w:bCs/>
            <w:noProof/>
            <w:sz w:val="24"/>
            <w:szCs w:val="24"/>
            <w:lang w:val="en-US"/>
            <w:rPrChange w:id="19" w:author="Sakshi Aggarwal" w:date="2020-05-22T18:44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>h</w:t>
        </w:r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 to get help</w:t>
        </w:r>
      </w:ins>
      <w:ins w:id="20" w:author="Sakshi Aggarwal" w:date="2020-05-22T18:44:00Z">
        <w:r w:rsidR="00465C3F">
          <w:rPr>
            <w:rFonts w:ascii="Arial" w:hAnsi="Arial" w:cs="Arial"/>
            <w:noProof/>
            <w:sz w:val="24"/>
            <w:szCs w:val="24"/>
            <w:lang w:val="en-US"/>
          </w:rPr>
          <w:t>.</w:t>
        </w:r>
      </w:ins>
    </w:p>
    <w:p w14:paraId="2E86C654" w14:textId="131A89D6" w:rsidR="00046280" w:rsidRDefault="00046280" w:rsidP="00046280">
      <w:pPr>
        <w:jc w:val="center"/>
        <w:rPr>
          <w:ins w:id="21" w:author="Sakshi Aggarwal" w:date="2020-05-22T18:37:00Z"/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E1FC6D" wp14:editId="60AB317E">
            <wp:extent cx="6229350" cy="358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26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" t="3776" r="20686" b="19389"/>
                    <a:stretch/>
                  </pic:blipFill>
                  <pic:spPr bwMode="auto">
                    <a:xfrm>
                      <a:off x="0" y="0"/>
                      <a:ext cx="6229350" cy="358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697C7" w14:textId="77777777" w:rsidR="000E0F70" w:rsidRDefault="000E0F70" w:rsidP="00046280">
      <w:pPr>
        <w:jc w:val="center"/>
        <w:rPr>
          <w:ins w:id="22" w:author="Sakshi Aggarwal" w:date="2020-05-22T18:36:00Z"/>
          <w:rFonts w:ascii="Arial" w:hAnsi="Arial" w:cs="Arial"/>
          <w:noProof/>
          <w:sz w:val="24"/>
          <w:szCs w:val="24"/>
          <w:lang w:val="en-US"/>
        </w:rPr>
      </w:pPr>
    </w:p>
    <w:p w14:paraId="195F200D" w14:textId="23C6728C" w:rsidR="000E0F70" w:rsidRDefault="000E0F70" w:rsidP="000E0F70">
      <w:pPr>
        <w:pStyle w:val="ListParagraph"/>
        <w:numPr>
          <w:ilvl w:val="0"/>
          <w:numId w:val="3"/>
        </w:numPr>
        <w:rPr>
          <w:ins w:id="23" w:author="Sakshi Aggarwal" w:date="2020-05-22T18:37:00Z"/>
          <w:rFonts w:ascii="Arial" w:hAnsi="Arial" w:cs="Arial"/>
          <w:noProof/>
          <w:sz w:val="24"/>
          <w:szCs w:val="24"/>
          <w:lang w:val="en-US"/>
        </w:rPr>
      </w:pPr>
      <w:ins w:id="24" w:author="Sakshi Aggarwal" w:date="2020-05-22T18:36:00Z"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It shows that if we hit </w:t>
        </w:r>
        <w:r w:rsidRPr="000E0F70">
          <w:rPr>
            <w:rFonts w:ascii="Arial" w:hAnsi="Arial" w:cs="Arial"/>
            <w:b/>
            <w:bCs/>
            <w:noProof/>
            <w:sz w:val="24"/>
            <w:szCs w:val="24"/>
            <w:lang w:val="en-US"/>
            <w:rPrChange w:id="25" w:author="Sakshi Aggarwal" w:date="2020-05-22T18:37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>v</w:t>
        </w:r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 t</w:t>
        </w:r>
      </w:ins>
      <w:ins w:id="26" w:author="Sakshi Aggarwal" w:date="2020-05-22T18:37:00Z"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hen we cam start </w:t>
        </w:r>
        <w:r w:rsidRPr="000E0F70">
          <w:rPr>
            <w:rFonts w:ascii="Arial" w:hAnsi="Arial" w:cs="Arial"/>
            <w:b/>
            <w:bCs/>
            <w:noProof/>
            <w:sz w:val="24"/>
            <w:szCs w:val="24"/>
            <w:lang w:val="en-US"/>
            <w:rPrChange w:id="27" w:author="Sakshi Aggarwal" w:date="2020-05-22T18:37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>/usr/bin/vi editor</w:t>
        </w:r>
        <w:r>
          <w:rPr>
            <w:rFonts w:ascii="Arial" w:hAnsi="Arial" w:cs="Arial"/>
            <w:noProof/>
            <w:sz w:val="24"/>
            <w:szCs w:val="24"/>
            <w:lang w:val="en-US"/>
          </w:rPr>
          <w:t>.</w:t>
        </w:r>
      </w:ins>
    </w:p>
    <w:p w14:paraId="0F253795" w14:textId="2B3517F3" w:rsidR="000E0F70" w:rsidRPr="000E0F70" w:rsidRDefault="000E0F70" w:rsidP="000E0F70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  <w:rPrChange w:id="28" w:author="Sakshi Aggarwal" w:date="2020-05-22T18:36:00Z">
            <w:rPr>
              <w:noProof/>
              <w:lang w:val="en-US"/>
            </w:rPr>
          </w:rPrChange>
        </w:rPr>
        <w:pPrChange w:id="29" w:author="Sakshi Aggarwal" w:date="2020-05-22T18:36:00Z">
          <w:pPr>
            <w:jc w:val="center"/>
          </w:pPr>
        </w:pPrChange>
      </w:pPr>
      <w:ins w:id="30" w:author="Sakshi Aggarwal" w:date="2020-05-22T18:37:00Z">
        <w:r>
          <w:rPr>
            <w:rFonts w:ascii="Arial" w:hAnsi="Arial" w:cs="Arial"/>
            <w:noProof/>
            <w:sz w:val="24"/>
            <w:szCs w:val="24"/>
            <w:lang w:val="en-US"/>
          </w:rPr>
          <w:t xml:space="preserve">Editor will </w:t>
        </w:r>
      </w:ins>
      <w:ins w:id="31" w:author="Sakshi Aggarwal" w:date="2020-05-22T18:38:00Z">
        <w:r>
          <w:rPr>
            <w:rFonts w:ascii="Arial" w:hAnsi="Arial" w:cs="Arial"/>
            <w:noProof/>
            <w:sz w:val="24"/>
            <w:szCs w:val="24"/>
            <w:lang w:val="en-US"/>
          </w:rPr>
          <w:t>open as shown below.</w:t>
        </w:r>
      </w:ins>
    </w:p>
    <w:p w14:paraId="62E55E17" w14:textId="02DB33EB" w:rsidR="00046280" w:rsidRDefault="00046280" w:rsidP="00046280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656FADA" wp14:editId="4ECD2B0C">
            <wp:extent cx="5283200" cy="25339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26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4" t="3447" r="20993" b="19225"/>
                    <a:stretch/>
                  </pic:blipFill>
                  <pic:spPr bwMode="auto">
                    <a:xfrm>
                      <a:off x="0" y="0"/>
                      <a:ext cx="5291939" cy="253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A7717" w14:textId="4DA50B5A" w:rsidR="00046280" w:rsidRPr="00CB2B3B" w:rsidDel="00CB2B3B" w:rsidRDefault="000E0F70" w:rsidP="00CB2B3B">
      <w:pPr>
        <w:pStyle w:val="ListParagraph"/>
        <w:numPr>
          <w:ilvl w:val="0"/>
          <w:numId w:val="3"/>
        </w:numPr>
        <w:rPr>
          <w:del w:id="32" w:author="Sakshi Aggarwal" w:date="2020-05-22T18:39:00Z"/>
          <w:rFonts w:ascii="Arial" w:hAnsi="Arial" w:cs="Arial"/>
          <w:noProof/>
          <w:sz w:val="24"/>
          <w:szCs w:val="24"/>
          <w:lang w:val="en-US"/>
          <w:rPrChange w:id="33" w:author="Sakshi Aggarwal" w:date="2020-05-22T18:40:00Z">
            <w:rPr>
              <w:del w:id="34" w:author="Sakshi Aggarwal" w:date="2020-05-22T18:39:00Z"/>
              <w:noProof/>
              <w:lang w:val="en-US"/>
            </w:rPr>
          </w:rPrChange>
        </w:rPr>
        <w:pPrChange w:id="35" w:author="Sakshi Aggarwal" w:date="2020-05-22T18:40:00Z">
          <w:pPr>
            <w:pStyle w:val="ListParagraph"/>
            <w:numPr>
              <w:numId w:val="3"/>
            </w:numPr>
            <w:ind w:hanging="360"/>
          </w:pPr>
        </w:pPrChange>
      </w:pPr>
      <w:ins w:id="36" w:author="Sakshi Aggarwal" w:date="2020-05-22T18:38:00Z">
        <w:r w:rsidRPr="00CB2B3B">
          <w:rPr>
            <w:rFonts w:ascii="Arial" w:hAnsi="Arial" w:cs="Arial"/>
            <w:noProof/>
            <w:sz w:val="24"/>
            <w:szCs w:val="24"/>
            <w:lang w:val="en-US"/>
            <w:rPrChange w:id="37" w:author="Sakshi Aggarwal" w:date="2020-05-22T18:40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 xml:space="preserve">Since, we are user </w:t>
        </w:r>
      </w:ins>
      <w:ins w:id="38" w:author="Sakshi Aggarwal" w:date="2020-05-22T18:39:00Z">
        <w:r w:rsidRPr="00CB2B3B">
          <w:rPr>
            <w:rFonts w:ascii="Arial" w:hAnsi="Arial" w:cs="Arial"/>
            <w:noProof/>
            <w:sz w:val="24"/>
            <w:szCs w:val="24"/>
            <w:lang w:val="en-US"/>
            <w:rPrChange w:id="39" w:author="Sakshi Aggarwal" w:date="2020-05-22T18:40:00Z">
              <w:rPr>
                <w:rFonts w:ascii="Arial" w:hAnsi="Arial" w:cs="Arial"/>
                <w:noProof/>
                <w:sz w:val="24"/>
                <w:szCs w:val="24"/>
                <w:lang w:val="en-US"/>
              </w:rPr>
            </w:rPrChange>
          </w:rPr>
          <w:t>bandit</w:t>
        </w:r>
        <w:r w:rsidRPr="00CB2B3B">
          <w:rPr>
            <w:rFonts w:ascii="Arial" w:hAnsi="Arial" w:cs="Arial"/>
            <w:noProof/>
            <w:sz w:val="24"/>
            <w:szCs w:val="24"/>
            <w:lang w:val="en-US"/>
            <w:rPrChange w:id="40" w:author="Sakshi Aggarwal" w:date="2020-05-22T18:40:00Z">
              <w:rPr>
                <w:noProof/>
                <w:lang w:val="en-US"/>
              </w:rPr>
            </w:rPrChange>
          </w:rPr>
          <w:t xml:space="preserve">26 now so we can access </w:t>
        </w:r>
        <w:r w:rsidR="00CB2B3B" w:rsidRPr="00CB2B3B">
          <w:rPr>
            <w:rFonts w:ascii="Arial" w:hAnsi="Arial" w:cs="Arial"/>
            <w:noProof/>
            <w:sz w:val="24"/>
            <w:szCs w:val="24"/>
            <w:lang w:val="en-US"/>
            <w:rPrChange w:id="41" w:author="Sakshi Aggarwal" w:date="2020-05-22T18:40:00Z">
              <w:rPr>
                <w:noProof/>
                <w:lang w:val="en-US"/>
              </w:rPr>
            </w:rPrChange>
          </w:rPr>
          <w:t>/etc/bandit_pass/bandit26 directly and get the password of the level 26</w:t>
        </w:r>
      </w:ins>
      <w:ins w:id="42" w:author="Sakshi Aggarwal" w:date="2020-05-22T18:40:00Z">
        <w:r w:rsidR="00CB2B3B" w:rsidRPr="00CB2B3B">
          <w:rPr>
            <w:rFonts w:ascii="Arial" w:hAnsi="Arial" w:cs="Arial"/>
            <w:noProof/>
            <w:sz w:val="24"/>
            <w:szCs w:val="24"/>
            <w:lang w:val="en-US"/>
            <w:rPrChange w:id="43" w:author="Sakshi Aggarwal" w:date="2020-05-22T18:40:00Z">
              <w:rPr>
                <w:noProof/>
                <w:lang w:val="en-US"/>
              </w:rPr>
            </w:rPrChange>
          </w:rPr>
          <w:t>.</w:t>
        </w:r>
      </w:ins>
    </w:p>
    <w:p w14:paraId="13D3BD4C" w14:textId="3E77B491" w:rsidR="00046280" w:rsidRPr="00CB2B3B" w:rsidRDefault="00046280" w:rsidP="00CB2B3B">
      <w:pPr>
        <w:pStyle w:val="ListParagraph"/>
        <w:numPr>
          <w:ilvl w:val="0"/>
          <w:numId w:val="3"/>
        </w:numPr>
        <w:rPr>
          <w:noProof/>
          <w:lang w:val="en-US"/>
          <w:rPrChange w:id="44" w:author="Sakshi Aggarwal" w:date="2020-05-22T18:40:00Z">
            <w:rPr>
              <w:rFonts w:ascii="Arial" w:hAnsi="Arial" w:cs="Arial"/>
              <w:noProof/>
              <w:sz w:val="24"/>
              <w:szCs w:val="24"/>
              <w:lang w:val="en-US"/>
            </w:rPr>
          </w:rPrChange>
        </w:rPr>
        <w:pPrChange w:id="45" w:author="Sakshi Aggarwal" w:date="2020-05-22T18:40:00Z">
          <w:pPr>
            <w:jc w:val="center"/>
          </w:pPr>
        </w:pPrChange>
      </w:pPr>
    </w:p>
    <w:p w14:paraId="17A8A3E3" w14:textId="2507254C" w:rsidR="00CB2B3B" w:rsidRDefault="00046280" w:rsidP="00CB2B3B">
      <w:pPr>
        <w:jc w:val="center"/>
        <w:rPr>
          <w:ins w:id="46" w:author="Sakshi Aggarwal" w:date="2020-05-22T18:41:00Z"/>
          <w:rFonts w:ascii="Arial" w:hAnsi="Arial" w:cs="Arial"/>
          <w:noProof/>
          <w:sz w:val="24"/>
          <w:szCs w:val="24"/>
          <w:lang w:val="en-US"/>
        </w:rPr>
        <w:pPrChange w:id="47" w:author="Sakshi Aggarwal" w:date="2020-05-22T18:42:00Z">
          <w:pPr>
            <w:jc w:val="center"/>
          </w:pPr>
        </w:pPrChange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AA1A6E" wp14:editId="4C976F8D">
            <wp:extent cx="5467350" cy="2948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26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" t="3612" r="20994" b="19060"/>
                    <a:stretch/>
                  </pic:blipFill>
                  <pic:spPr bwMode="auto">
                    <a:xfrm>
                      <a:off x="0" y="0"/>
                      <a:ext cx="5489369" cy="296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71A4" w14:textId="31B5F66F" w:rsidR="00CB2B3B" w:rsidRPr="00CB2B3B" w:rsidRDefault="00CB2B3B" w:rsidP="00CB2B3B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  <w:rPrChange w:id="48" w:author="Sakshi Aggarwal" w:date="2020-05-22T18:41:00Z">
            <w:rPr>
              <w:noProof/>
              <w:lang w:val="en-US"/>
            </w:rPr>
          </w:rPrChange>
        </w:rPr>
        <w:pPrChange w:id="49" w:author="Sakshi Aggarwal" w:date="2020-05-22T18:41:00Z">
          <w:pPr>
            <w:jc w:val="center"/>
          </w:pPr>
        </w:pPrChange>
      </w:pPr>
      <w:ins w:id="50" w:author="Sakshi Aggarwal" w:date="2020-05-22T18:41:00Z">
        <w:r>
          <w:rPr>
            <w:rFonts w:ascii="Arial" w:hAnsi="Arial" w:cs="Arial"/>
            <w:noProof/>
            <w:sz w:val="24"/>
            <w:szCs w:val="24"/>
            <w:lang w:val="en-US"/>
          </w:rPr>
          <w:t>And here, we got the password.</w:t>
        </w:r>
      </w:ins>
    </w:p>
    <w:p w14:paraId="6D2DFBB9" w14:textId="184BAC74" w:rsidR="00046280" w:rsidDel="00CB2B3B" w:rsidRDefault="00046280" w:rsidP="00046280">
      <w:pPr>
        <w:jc w:val="center"/>
        <w:rPr>
          <w:del w:id="51" w:author="Sakshi Aggarwal" w:date="2020-05-22T18:42:00Z"/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23AED7" wp14:editId="5F46355B">
            <wp:extent cx="5059045" cy="23368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261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" t="4105" r="20891" b="19553"/>
                    <a:stretch/>
                  </pic:blipFill>
                  <pic:spPr bwMode="auto">
                    <a:xfrm>
                      <a:off x="0" y="0"/>
                      <a:ext cx="5094958" cy="235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5E10" w14:textId="3A620220" w:rsidR="008E0210" w:rsidDel="00CB2B3B" w:rsidRDefault="008E0210" w:rsidP="00CB2B3B">
      <w:pPr>
        <w:rPr>
          <w:del w:id="52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53" w:author="Sakshi Aggarwal" w:date="2020-05-22T18:42:00Z">
          <w:pPr/>
        </w:pPrChange>
      </w:pPr>
      <w:del w:id="54" w:author="Sakshi Aggarwal" w:date="2020-05-22T18:42:00Z">
        <w:r w:rsidDel="00CB2B3B">
          <w:rPr>
            <w:rFonts w:ascii="Arial" w:hAnsi="Arial" w:cs="Arial"/>
            <w:noProof/>
            <w:sz w:val="24"/>
            <w:szCs w:val="24"/>
            <w:lang w:val="en-US"/>
          </w:rPr>
          <w:delText xml:space="preserve">Use the command </w:delText>
        </w:r>
        <w:r w:rsidDel="00CB2B3B">
          <w:rPr>
            <w:rFonts w:ascii="Arial" w:hAnsi="Arial" w:cs="Arial"/>
            <w:b/>
            <w:bCs/>
            <w:noProof/>
            <w:sz w:val="24"/>
            <w:szCs w:val="24"/>
            <w:lang w:val="en-US"/>
          </w:rPr>
          <w:delText>ssh bandit</w:delText>
        </w:r>
        <w:r w:rsidR="002E4660" w:rsidDel="00CB2B3B">
          <w:rPr>
            <w:rFonts w:ascii="Arial" w:hAnsi="Arial" w:cs="Arial"/>
            <w:b/>
            <w:bCs/>
            <w:noProof/>
            <w:sz w:val="24"/>
            <w:szCs w:val="24"/>
            <w:lang w:val="en-US"/>
          </w:rPr>
          <w:delText>1</w:delText>
        </w:r>
        <w:r w:rsidR="001631A0" w:rsidDel="00CB2B3B">
          <w:rPr>
            <w:rFonts w:ascii="Arial" w:hAnsi="Arial" w:cs="Arial"/>
            <w:b/>
            <w:bCs/>
            <w:noProof/>
            <w:sz w:val="24"/>
            <w:szCs w:val="24"/>
            <w:lang w:val="en-US"/>
          </w:rPr>
          <w:delText>1</w:delText>
        </w:r>
        <w:r w:rsidDel="00CB2B3B">
          <w:rPr>
            <w:rFonts w:ascii="Arial" w:hAnsi="Arial" w:cs="Arial"/>
            <w:b/>
            <w:bCs/>
            <w:noProof/>
            <w:sz w:val="24"/>
            <w:szCs w:val="24"/>
            <w:lang w:val="en-US"/>
          </w:rPr>
          <w:delText xml:space="preserve">@localhost </w:delText>
        </w:r>
        <w:r w:rsidDel="00CB2B3B">
          <w:rPr>
            <w:rFonts w:ascii="Arial" w:hAnsi="Arial" w:cs="Arial"/>
            <w:noProof/>
            <w:sz w:val="24"/>
            <w:szCs w:val="24"/>
            <w:lang w:val="en-US"/>
          </w:rPr>
          <w:delText xml:space="preserve">to connect to the level </w:delText>
        </w:r>
        <w:r w:rsidR="002E4660" w:rsidDel="00CB2B3B">
          <w:rPr>
            <w:rFonts w:ascii="Arial" w:hAnsi="Arial" w:cs="Arial"/>
            <w:noProof/>
            <w:sz w:val="24"/>
            <w:szCs w:val="24"/>
            <w:lang w:val="en-US"/>
          </w:rPr>
          <w:delText>1</w:delText>
        </w:r>
        <w:r w:rsidR="001631A0" w:rsidDel="00CB2B3B">
          <w:rPr>
            <w:rFonts w:ascii="Arial" w:hAnsi="Arial" w:cs="Arial"/>
            <w:noProof/>
            <w:sz w:val="24"/>
            <w:szCs w:val="24"/>
            <w:lang w:val="en-US"/>
          </w:rPr>
          <w:delText>1</w:delText>
        </w:r>
        <w:r w:rsidDel="00CB2B3B">
          <w:rPr>
            <w:rFonts w:ascii="Arial" w:hAnsi="Arial" w:cs="Arial"/>
            <w:noProof/>
            <w:sz w:val="24"/>
            <w:szCs w:val="24"/>
            <w:lang w:val="en-US"/>
          </w:rPr>
          <w:delText>.</w:delText>
        </w:r>
      </w:del>
    </w:p>
    <w:p w14:paraId="531D9419" w14:textId="3ED23125" w:rsidR="007E42C4" w:rsidDel="00CB2B3B" w:rsidRDefault="008E0210" w:rsidP="00CB2B3B">
      <w:pPr>
        <w:rPr>
          <w:del w:id="55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56" w:author="Sakshi Aggarwal" w:date="2020-05-22T18:42:00Z">
          <w:pPr/>
        </w:pPrChange>
      </w:pPr>
      <w:del w:id="57" w:author="Sakshi Aggarwal" w:date="2020-05-22T18:42:00Z">
        <w:r w:rsidDel="00CB2B3B">
          <w:rPr>
            <w:rFonts w:ascii="Arial" w:hAnsi="Arial" w:cs="Arial"/>
            <w:noProof/>
            <w:sz w:val="24"/>
            <w:szCs w:val="24"/>
            <w:lang w:val="en-US"/>
          </w:rPr>
          <w:delText>Enter the password and hit enter.</w:delText>
        </w:r>
      </w:del>
    </w:p>
    <w:p w14:paraId="5EFE9C89" w14:textId="20B4326F" w:rsidR="003F0588" w:rsidDel="00CB2B3B" w:rsidRDefault="003F0588" w:rsidP="00CB2B3B">
      <w:pPr>
        <w:rPr>
          <w:del w:id="58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59" w:author="Sakshi Aggarwal" w:date="2020-05-22T18:42:00Z">
          <w:pPr>
            <w:jc w:val="center"/>
          </w:pPr>
        </w:pPrChange>
      </w:pPr>
    </w:p>
    <w:p w14:paraId="346C1C38" w14:textId="3BFF8592" w:rsidR="00BC568D" w:rsidDel="00CB2B3B" w:rsidRDefault="00BC568D" w:rsidP="00CB2B3B">
      <w:pPr>
        <w:rPr>
          <w:del w:id="60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61" w:author="Sakshi Aggarwal" w:date="2020-05-22T18:42:00Z">
          <w:pPr>
            <w:jc w:val="center"/>
          </w:pPr>
        </w:pPrChange>
      </w:pPr>
    </w:p>
    <w:p w14:paraId="6879B1B2" w14:textId="54B4032F" w:rsidR="002E4660" w:rsidDel="00CB2B3B" w:rsidRDefault="002E4660" w:rsidP="00CB2B3B">
      <w:pPr>
        <w:rPr>
          <w:del w:id="62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63" w:author="Sakshi Aggarwal" w:date="2020-05-22T18:42:00Z">
          <w:pPr>
            <w:jc w:val="center"/>
          </w:pPr>
        </w:pPrChange>
      </w:pPr>
    </w:p>
    <w:p w14:paraId="184B6AE8" w14:textId="18EB176A" w:rsidR="001631A0" w:rsidDel="00CB2B3B" w:rsidRDefault="001631A0" w:rsidP="00CB2B3B">
      <w:pPr>
        <w:rPr>
          <w:del w:id="64" w:author="Sakshi Aggarwal" w:date="2020-05-22T18:42:00Z"/>
          <w:rFonts w:ascii="Arial" w:hAnsi="Arial" w:cs="Arial"/>
          <w:noProof/>
          <w:sz w:val="24"/>
          <w:szCs w:val="24"/>
          <w:lang w:val="en-US"/>
        </w:rPr>
        <w:pPrChange w:id="65" w:author="Sakshi Aggarwal" w:date="2020-05-22T18:42:00Z">
          <w:pPr>
            <w:jc w:val="center"/>
          </w:pPr>
        </w:pPrChange>
      </w:pPr>
    </w:p>
    <w:p w14:paraId="4AD18694" w14:textId="0DEE0238" w:rsidR="0077144F" w:rsidDel="00CB2B3B" w:rsidRDefault="0077144F" w:rsidP="00CB2B3B">
      <w:pPr>
        <w:rPr>
          <w:del w:id="66" w:author="Sakshi Aggarwal" w:date="2020-05-22T18:42:00Z"/>
          <w:rFonts w:ascii="Arial" w:hAnsi="Arial" w:cs="Arial"/>
          <w:sz w:val="24"/>
          <w:szCs w:val="24"/>
          <w:lang w:val="en-US"/>
        </w:rPr>
        <w:pPrChange w:id="67" w:author="Sakshi Aggarwal" w:date="2020-05-22T18:42:00Z">
          <w:pPr>
            <w:jc w:val="center"/>
          </w:pPr>
        </w:pPrChange>
      </w:pPr>
    </w:p>
    <w:p w14:paraId="54F87F87" w14:textId="1E205674" w:rsidR="00C46E13" w:rsidRPr="00E40B98" w:rsidRDefault="00E40B98" w:rsidP="00CB2B3B">
      <w:pPr>
        <w:jc w:val="center"/>
        <w:rPr>
          <w:rFonts w:ascii="Arial" w:hAnsi="Arial" w:cs="Arial"/>
          <w:sz w:val="28"/>
          <w:szCs w:val="28"/>
          <w:lang w:val="en-US"/>
        </w:rPr>
        <w:pPrChange w:id="68" w:author="Sakshi Aggarwal" w:date="2020-05-22T18:42:00Z">
          <w:pPr>
            <w:jc w:val="center"/>
          </w:pPr>
        </w:pPrChange>
      </w:pPr>
      <w:del w:id="69" w:author="Sakshi Aggarwal" w:date="2020-05-22T18:42:00Z">
        <w:r w:rsidRPr="00E40B98" w:rsidDel="00CB2B3B">
          <w:rPr>
            <w:rFonts w:ascii="Arial" w:hAnsi="Arial" w:cs="Arial"/>
            <w:sz w:val="28"/>
            <w:szCs w:val="28"/>
            <w:lang w:val="en-US"/>
          </w:rPr>
          <w:delText>Successfully</w:delText>
        </w:r>
        <w:r w:rsidR="008E0210" w:rsidDel="00CB2B3B">
          <w:rPr>
            <w:rFonts w:ascii="Arial" w:hAnsi="Arial" w:cs="Arial"/>
            <w:sz w:val="28"/>
            <w:szCs w:val="28"/>
            <w:lang w:val="en-US"/>
          </w:rPr>
          <w:delText xml:space="preserve"> passed level</w:delText>
        </w:r>
        <w:r w:rsidR="003C131F" w:rsidDel="00CB2B3B">
          <w:rPr>
            <w:rFonts w:ascii="Arial" w:hAnsi="Arial" w:cs="Arial"/>
            <w:sz w:val="28"/>
            <w:szCs w:val="28"/>
            <w:lang w:val="en-US"/>
          </w:rPr>
          <w:delText xml:space="preserve"> </w:delText>
        </w:r>
        <w:r w:rsidR="002E4660" w:rsidDel="00CB2B3B">
          <w:rPr>
            <w:rFonts w:ascii="Arial" w:hAnsi="Arial" w:cs="Arial"/>
            <w:sz w:val="28"/>
            <w:szCs w:val="28"/>
            <w:lang w:val="en-US"/>
          </w:rPr>
          <w:delText>1</w:delText>
        </w:r>
        <w:r w:rsidR="001631A0" w:rsidDel="00CB2B3B">
          <w:rPr>
            <w:rFonts w:ascii="Arial" w:hAnsi="Arial" w:cs="Arial"/>
            <w:sz w:val="28"/>
            <w:szCs w:val="28"/>
            <w:lang w:val="en-US"/>
          </w:rPr>
          <w:delText>1</w:delText>
        </w:r>
        <w:r w:rsidR="008E0210" w:rsidDel="00CB2B3B">
          <w:rPr>
            <w:rFonts w:ascii="Arial" w:hAnsi="Arial" w:cs="Arial"/>
            <w:sz w:val="28"/>
            <w:szCs w:val="28"/>
            <w:lang w:val="en-US"/>
          </w:rPr>
          <w:delText>.</w:delText>
        </w:r>
        <w:r w:rsidRPr="00E40B98" w:rsidDel="00CB2B3B">
          <w:rPr>
            <w:rFonts w:ascii="Arial" w:hAnsi="Arial" w:cs="Arial"/>
            <w:sz w:val="28"/>
            <w:szCs w:val="28"/>
            <w:lang w:val="en-US"/>
          </w:rPr>
          <w:delText>…</w:delText>
        </w:r>
        <w:r w:rsidDel="00CB2B3B">
          <w:rPr>
            <w:rFonts w:ascii="Arial" w:hAnsi="Arial" w:cs="Arial"/>
            <w:noProof/>
            <w:sz w:val="28"/>
            <w:szCs w:val="28"/>
            <w:lang w:val="en-US"/>
          </w:rPr>
          <w:drawing>
            <wp:inline distT="0" distB="0" distL="0" distR="0" wp14:anchorId="2E6D6C2C" wp14:editId="26E1DF32">
              <wp:extent cx="304800" cy="304800"/>
              <wp:effectExtent l="0" t="0" r="0" b="0"/>
              <wp:docPr id="6" name="Graphic 6" descr="Confetti ba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confettiball.sv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6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CB2B3B">
          <w:rPr>
            <w:rFonts w:ascii="Arial" w:hAnsi="Arial" w:cs="Arial"/>
            <w:noProof/>
            <w:sz w:val="28"/>
            <w:szCs w:val="28"/>
            <w:lang w:val="en-US"/>
          </w:rPr>
          <w:drawing>
            <wp:inline distT="0" distB="0" distL="0" distR="0" wp14:anchorId="4FA38C3D" wp14:editId="08DCBEC8">
              <wp:extent cx="285750" cy="285750"/>
              <wp:effectExtent l="0" t="0" r="0" b="0"/>
              <wp:docPr id="7" name="Graphic 7" descr="Winking face with solid fi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winkingfacesolid.svg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8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0" cy="285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B05A5C"/>
    <w:multiLevelType w:val="hybridMultilevel"/>
    <w:tmpl w:val="637630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kshi Aggarwal">
    <w15:presenceInfo w15:providerId="Windows Live" w15:userId="40ebc9dde27c8e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046280"/>
    <w:rsid w:val="000E0F70"/>
    <w:rsid w:val="001507B9"/>
    <w:rsid w:val="001631A0"/>
    <w:rsid w:val="0024470F"/>
    <w:rsid w:val="002E4660"/>
    <w:rsid w:val="003C131F"/>
    <w:rsid w:val="003F0588"/>
    <w:rsid w:val="00465C3F"/>
    <w:rsid w:val="004D7AAE"/>
    <w:rsid w:val="00652499"/>
    <w:rsid w:val="006A3AD4"/>
    <w:rsid w:val="006D374A"/>
    <w:rsid w:val="00740F57"/>
    <w:rsid w:val="00742378"/>
    <w:rsid w:val="00747D7D"/>
    <w:rsid w:val="0077144F"/>
    <w:rsid w:val="007A799F"/>
    <w:rsid w:val="007C3E4F"/>
    <w:rsid w:val="007E42C4"/>
    <w:rsid w:val="00897D0F"/>
    <w:rsid w:val="008B198F"/>
    <w:rsid w:val="008E0210"/>
    <w:rsid w:val="009A4E9F"/>
    <w:rsid w:val="009D1C7F"/>
    <w:rsid w:val="00A44D7F"/>
    <w:rsid w:val="00AA390A"/>
    <w:rsid w:val="00AF2B17"/>
    <w:rsid w:val="00B70587"/>
    <w:rsid w:val="00BC568D"/>
    <w:rsid w:val="00C46E13"/>
    <w:rsid w:val="00CA6459"/>
    <w:rsid w:val="00CB2B3B"/>
    <w:rsid w:val="00CB4113"/>
    <w:rsid w:val="00CB64E5"/>
    <w:rsid w:val="00D30108"/>
    <w:rsid w:val="00E40B98"/>
    <w:rsid w:val="00E6093C"/>
    <w:rsid w:val="00E83233"/>
    <w:rsid w:val="00EA39BD"/>
    <w:rsid w:val="00ED24E2"/>
    <w:rsid w:val="00EE1681"/>
    <w:rsid w:val="00F6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7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7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4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39</cp:revision>
  <dcterms:created xsi:type="dcterms:W3CDTF">2020-05-01T16:25:00Z</dcterms:created>
  <dcterms:modified xsi:type="dcterms:W3CDTF">2020-05-22T13:26:00Z</dcterms:modified>
</cp:coreProperties>
</file>